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Intro</w:t>
      </w:r>
    </w:p>
    <w:p w:rsidR="00000000" w:rsidDel="00000000" w:rsidP="00000000" w:rsidRDefault="00000000" w:rsidRPr="00000000" w14:paraId="00000002">
      <w:pPr>
        <w:rPr>
          <w:sz w:val="24"/>
          <w:szCs w:val="24"/>
        </w:rPr>
      </w:pPr>
      <w:r w:rsidDel="00000000" w:rsidR="00000000" w:rsidRPr="00000000">
        <w:rPr>
          <w:sz w:val="24"/>
          <w:szCs w:val="24"/>
          <w:rtl w:val="0"/>
        </w:rPr>
        <w:t xml:space="preserve">One of the goals of CourseKata is to “improve important learning outcomes for all students.” Through our analysis of the dataset we sought to evaluate the success of this goal, and determine whether there is a way to predict student academic success based on the data. If CourseKata as a platform would be able to project academic outcomes for students, then they could potentially offer extra resources to students predicted to struggle in order to ensure that all students are able to master the subject being taught.</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8"/>
          <w:szCs w:val="28"/>
          <w:u w:val="single"/>
        </w:rPr>
      </w:pPr>
      <w:r w:rsidDel="00000000" w:rsidR="00000000" w:rsidRPr="00000000">
        <w:rPr>
          <w:b w:val="1"/>
          <w:bCs w:val="1"/>
          <w:sz w:val="28"/>
          <w:szCs w:val="28"/>
          <w:u w:val="single"/>
          <w:rtl w:val="0"/>
        </w:rPr>
        <w:t xml:space="preserve">Finding a Performance Metric</w:t>
      </w:r>
    </w:p>
    <w:p w:rsidR="00000000" w:rsidDel="00000000" w:rsidP="00000000" w:rsidRDefault="00000000" w:rsidRPr="00000000" w14:paraId="00000005">
      <w:pPr>
        <w:rPr>
          <w:sz w:val="24"/>
          <w:szCs w:val="24"/>
        </w:rPr>
      </w:pPr>
      <w:r w:rsidDel="00000000" w:rsidR="00000000" w:rsidRPr="00000000">
        <w:rPr>
          <w:sz w:val="24"/>
          <w:szCs w:val="24"/>
          <w:rtl w:val="0"/>
        </w:rPr>
        <w:t xml:space="preserve">The first step of our analysis was to identify a suitable metric for academic performance. Due to the nature of the data, common academic performance metrics such as grades, GPA or standardized test scores were not available. Within the data, we found two candidates for potential performance metrics: end of chapter (EOC) assessment results and Pulse Check survey answers. Although engagement is important to understand how students learn, we did not consider engagement as a suitable performance metric because lack of engagement could equally mean quick mastery of the material or a lack of care to learn, and more context would be needed. Specifically, we would want to know the importance of the CourseKata books in the way subjects were being taught. As a result, we reserved analysis of Engagement for prediction of performance, rather than using it as a performance metric. Instead we focused on comparing two main performance metrics: EOC assessment results and Pulse Check self-survey answers.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u w:val="single"/>
          <w:rtl w:val="0"/>
        </w:rPr>
        <w:t xml:space="preserve">End of Chapter Assessments</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The first candidate performance metric we examined was EOC assessment results, due to their assessment structure and performance evaluation per chapter. However, we determined that </w:t>
      </w:r>
      <w:r w:rsidDel="00000000" w:rsidR="00000000" w:rsidRPr="00000000">
        <w:rPr>
          <w:sz w:val="24"/>
          <w:szCs w:val="24"/>
          <w:rtl w:val="0"/>
        </w:rPr>
        <w:t xml:space="preserve">EOC-results were flawed as a performance metric</w:t>
      </w:r>
      <w:r w:rsidDel="00000000" w:rsidR="00000000" w:rsidRPr="00000000">
        <w:rPr>
          <w:sz w:val="24"/>
          <w:szCs w:val="24"/>
          <w:rtl w:val="0"/>
        </w:rPr>
        <w:t xml:space="preserve">. First, we found that because EOC assessments used allow an unlimited number of attempts, the proportion correct could not be considered a true performance metric without some dependency structure including number of attempts. Consequently, when we used a linear mixed model for this dependency structure, we found that EOC assessment proportion correct and number of attempts were very* weakly related. Additionally, by using another linear mixed model, w</w:t>
      </w:r>
      <w:commentRangeStart w:id="0"/>
      <w:commentRangeStart w:id="1"/>
      <w:r w:rsidDel="00000000" w:rsidR="00000000" w:rsidRPr="00000000">
        <w:rPr>
          <w:sz w:val="24"/>
          <w:szCs w:val="24"/>
          <w:rtl w:val="0"/>
        </w:rPr>
        <w:t xml:space="preserve">e found a negative relationship between EOC assessment percentage correct with chapter numbe</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r, meaning that this would potentially be more useful as a measure of difficulty than success. This was further supported by the fact that the mean number of attempts per chapter was fairly consistent, regardless of chapter number. We felt that these findings indicated the goal of students taking EOC assessments was not necessarily to maximize EOC proportion correct, because despite constant attempts from chapter to chapter EOC proportion correct decreased. In a better performance metric we would expect to see some type of demonstrated interest. From the methodology of data being collected as a formative assessment rather than a evaluative one, and our analysis of certain results, we concluded that EOC results were better as a metric of difficulty because the motivation of students to do well on EOC assessments was not visible in the data. As a result, we investigated other performance metrics.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4"/>
          <w:szCs w:val="24"/>
          <w:u w:val="single"/>
          <w:rtl w:val="0"/>
        </w:rPr>
        <w:t xml:space="preserve">Pulse Check Self-Survey</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Another potential performance metric we examined was the Pulse Check self-survey responses for each student-chapter. While we were initially skeptical of using a performance metric that was self-reported, multiple published studies support the validity of self-prediction as a valid predictor for academic success. Multiple studies agreed that “students’ self-prediction of grades is significantly related to their semester-wide GPA,” (Gadzella et al.,1976) which is a generally accepted performance metric for academic success. Additionally, one study even found that in the context of predicting college students' academic success “self-prediction is a better predictor of academic achievement than a standardized test or high school GPA” (Keefer, 1969). This is an especially important finding because predicting academic success based on available data is generally difficult, and there is a large amount of research that seeks to answer this question, but being able to refer to to isolate self-prediction as a usable and sound performance metric was a key finding for our analysis of this dataset.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Within the Pulse Check self-survey responses at the end of each chapter, students answered 4 different questions on a scale from 1-6. Out of these, expectancy and cost both relate to students’ self-predictions about their academic performance because they survey self-confidence in the materials and whether they were able to “put time to do well” on the material, respectively. Meanwhile intrinsic and expected value are still important to consider in understanding dependency structures in the data, but are not themselves measures of performance. We found that the wording of the survey question for Cost was ambiguous. Precisely, students could agree or disagree on a scale with the statement: “I was unable to put in the time needed to do well in the previous chapter.” We felt that agreeing could mean that they did not have time, were not able to put enough time to understand difficult material, or did not do well on the chapter. Additionally, due the structure of the survey we hypothesized and showed that </w:t>
      </w:r>
      <w:commentRangeStart w:id="2"/>
      <w:r w:rsidDel="00000000" w:rsidR="00000000" w:rsidRPr="00000000">
        <w:rPr>
          <w:sz w:val="24"/>
          <w:szCs w:val="24"/>
          <w:rtl w:val="0"/>
        </w:rPr>
        <w:t xml:space="preserve">there was significant multicollinearity between all 4 “Pulse metrics”</w:t>
      </w:r>
      <w:commentRangeEnd w:id="2"/>
      <w:r w:rsidDel="00000000" w:rsidR="00000000" w:rsidRPr="00000000">
        <w:commentReference w:id="2"/>
      </w:r>
      <w:r w:rsidDel="00000000" w:rsidR="00000000" w:rsidRPr="00000000">
        <w:rPr>
          <w:sz w:val="24"/>
          <w:szCs w:val="24"/>
          <w:rtl w:val="0"/>
        </w:rPr>
        <w:t xml:space="preserve"> and as a result of this and the ambiguity in cost, we chose to focus solely on Expectancy as a metric. Expectancy is a measure of self-confidence in students about the material, and is itself self-prediction of academic performance. Combining this with our understanding of existing research that self-prediction is a soundly predicted academic performance, we chose to use Expectancy as our main performance metric, and focus analysis on trends, missingness, imputation and modeling for expectancy.</w:t>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pStyle w:val="Heading2"/>
        <w:rPr/>
      </w:pPr>
      <w:bookmarkStart w:colFirst="0" w:colLast="0" w:name="_3s86vnhftwfa" w:id="0"/>
      <w:bookmarkEnd w:id="0"/>
      <w:ins w:author="George Daher" w:id="0" w:date="2024-03-24T15:11:43Z">
        <w:r w:rsidDel="00000000" w:rsidR="00000000" w:rsidRPr="00000000">
          <w:rPr>
            <w:rtl w:val="0"/>
            <w:rPrChange w:author="George Daher" w:id="1" w:date="2024-03-24T15:11:43Z">
              <w:rPr>
                <w:sz w:val="24"/>
                <w:szCs w:val="24"/>
              </w:rPr>
            </w:rPrChange>
          </w:rPr>
          <w:t xml:space="preserve">Performance Analysis Methods</w:t>
        </w:r>
      </w:ins>
      <w:r w:rsidDel="00000000" w:rsidR="00000000" w:rsidRPr="00000000">
        <w:rPr>
          <w:rtl w:val="0"/>
        </w:rPr>
      </w:r>
    </w:p>
    <w:p w:rsidR="00000000" w:rsidDel="00000000" w:rsidP="00000000" w:rsidRDefault="00000000" w:rsidRPr="00000000" w14:paraId="00000010">
      <w:pPr>
        <w:ind w:left="720" w:firstLine="720"/>
        <w:rPr>
          <w:sz w:val="24"/>
          <w:szCs w:val="24"/>
        </w:rPr>
      </w:pPr>
      <w:r w:rsidDel="00000000" w:rsidR="00000000" w:rsidRPr="00000000">
        <w:rPr>
          <w:sz w:val="24"/>
          <w:szCs w:val="24"/>
          <w:rtl w:val="0"/>
        </w:rPr>
        <w:t xml:space="preserve">The most important feature that is present in the data is the clustering, which makes visualization and modeling trickier. Since we have little information on the institutions that were sampled, we found it safe to assume that the institutions are fixed, and therefore our inference only applies to the 11 institutions that were observed in the dataset. Within each institution, classes were sampled and within each class we have a cluster of students, meaning that students are nested within classes. The data is collected from the same student at multiple points, indicating that the student is a random effect. On a similar note, students within classes are bound to be similar in terms of their understanding of the material and perhaps even major along with other demographics, therefore taking into account the nesting structure is important to draw valid inference on the data. With the goal of modeling how well a student thinks they understand the material, we will be using a Cumulative Logit Mixed Model (CLMM) to account for the nested structure within the data. We will be using the number of minutes the students engaged with a chapter, how useful the student found material to as predictors for the students self-reported understanding of the material. Additionally, the model contains dummy variables to indicate institutions in order to account for the variability within each institution, and it also contains dummy variables to account for the book the student used and chapter they engaged with. </w:t>
      </w:r>
    </w:p>
    <w:p w:rsidR="00000000" w:rsidDel="00000000" w:rsidP="00000000" w:rsidRDefault="00000000" w:rsidRPr="00000000" w14:paraId="00000011">
      <w:pPr>
        <w:ind w:left="720" w:firstLine="720"/>
        <w:rPr>
          <w:sz w:val="24"/>
          <w:szCs w:val="24"/>
        </w:rPr>
      </w:pPr>
      <w:r w:rsidDel="00000000" w:rsidR="00000000" w:rsidRPr="00000000">
        <w:rPr>
          <w:sz w:val="24"/>
          <w:szCs w:val="24"/>
          <w:rtl w:val="0"/>
        </w:rPr>
        <w:t xml:space="preserve">The Pulse Check response variables contained moderate amounts of missingness. At first, we thought that it was Missing Completely At Random, meaning the missing was caused by random chance, however upon closer inspection, we found that the amount of missingness varies with class, institution, and the book that was used</w:t>
      </w:r>
      <w:commentRangeStart w:id="3"/>
      <w:r w:rsidDel="00000000" w:rsidR="00000000" w:rsidRPr="00000000">
        <w:rPr>
          <w:sz w:val="24"/>
          <w:szCs w:val="24"/>
          <w:rtl w:val="0"/>
        </w:rPr>
        <w:t xml:space="preserve">(show tables)</w:t>
      </w:r>
      <w:commentRangeEnd w:id="3"/>
      <w:r w:rsidDel="00000000" w:rsidR="00000000" w:rsidRPr="00000000">
        <w:commentReference w:id="3"/>
      </w:r>
      <w:r w:rsidDel="00000000" w:rsidR="00000000" w:rsidRPr="00000000">
        <w:rPr>
          <w:sz w:val="24"/>
          <w:szCs w:val="24"/>
          <w:rtl w:val="0"/>
        </w:rPr>
        <w:t xml:space="preserve">. To see whether or not the missingness impacts the data, we created our model twice, once with only complete cases, and another using data that was imputed. </w:t>
      </w:r>
    </w:p>
    <w:p w:rsidR="00000000" w:rsidDel="00000000" w:rsidP="00000000" w:rsidRDefault="00000000" w:rsidRPr="00000000" w14:paraId="00000012">
      <w:pPr>
        <w:ind w:left="720" w:firstLine="720"/>
        <w:rPr>
          <w:sz w:val="24"/>
          <w:szCs w:val="24"/>
        </w:rPr>
      </w:pPr>
      <w:r w:rsidDel="00000000" w:rsidR="00000000" w:rsidRPr="00000000">
        <w:rPr>
          <w:sz w:val="24"/>
          <w:szCs w:val="24"/>
          <w:rtl w:val="0"/>
        </w:rPr>
        <w:t xml:space="preserve">For imputation we decided to do Multiple Imputation to ensure that the estimate of our standard errors are accurate and account for the variability introduced by our imputation method. To do this, we used the MICE package in R to impute five complete data sets using Predictive Mean Matching (PMM). This algorithm was specifically chosen since it would be able to impute multinomial data (the self-reported metrics) while also preserving the multilevel structure in the data (Vink, Lazendic, &amp; Buren, 2015). According to Rubin’s rules, our estimate of the slope coefficients will be the average of them across our 5 complete datasets, and the variance will be a linear combination of the within variance (the variance of our estimator within each complete data set) and the between variance (the variance of our 5 estimates).</w:t>
      </w:r>
      <w:commentRangeStart w:id="4"/>
      <w:r w:rsidDel="00000000" w:rsidR="00000000" w:rsidRPr="00000000">
        <w:rPr>
          <w:sz w:val="24"/>
          <w:szCs w:val="24"/>
          <w:rtl w:val="0"/>
        </w:rPr>
        <w:t xml:space="preserve"> (Include Math)</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3">
      <w:pPr>
        <w:ind w:left="720" w:firstLine="720"/>
        <w:rPr>
          <w:sz w:val="24"/>
          <w:szCs w:val="24"/>
        </w:rPr>
      </w:pPr>
      <w:r w:rsidDel="00000000" w:rsidR="00000000" w:rsidRPr="00000000">
        <w:rPr>
          <w:sz w:val="24"/>
          <w:szCs w:val="24"/>
          <w:rtl w:val="0"/>
        </w:rPr>
        <w:t xml:space="preserve">Since the dataset was large, containing over 1000 students, each with at least 12 observations, we bootstrapped our standard errors with a sample of 100 students over 1000 iterations to draw valid inference from the data. We wanted our sample at each iteration of the bootstrap to be representative of what we saw in the data set, so we ensured that the proportion for the institutions and classes within those institutions were preserved. For example, about </w:t>
      </w:r>
      <w:r w:rsidDel="00000000" w:rsidR="00000000" w:rsidRPr="00000000">
        <w:rPr>
          <w:sz w:val="24"/>
          <w:szCs w:val="24"/>
          <w:rtl w:val="0"/>
        </w:rPr>
        <w:t xml:space="preserve">55\%</w:t>
      </w:r>
      <w:r w:rsidDel="00000000" w:rsidR="00000000" w:rsidRPr="00000000">
        <w:rPr>
          <w:sz w:val="24"/>
          <w:szCs w:val="24"/>
          <w:rtl w:val="0"/>
        </w:rPr>
        <w:t xml:space="preserve"> of the data is from Institution 2, and x% belongs to a class in this institution, therefore 55 * x samples were collected from that class. For the sake of time, each imputed data set was used for 200 iterations, for a grand total of 1000 iterations. We</w:t>
      </w:r>
      <w:r w:rsidDel="00000000" w:rsidR="00000000" w:rsidRPr="00000000">
        <w:rPr>
          <w:sz w:val="24"/>
          <w:szCs w:val="24"/>
          <w:rtl w:val="0"/>
        </w:rPr>
        <w:t xml:space="preserve"> do not believe that lowering the amount of iterations taken from each data set will affect our conclusions</w:t>
      </w:r>
      <w:r w:rsidDel="00000000" w:rsidR="00000000" w:rsidRPr="00000000">
        <w:rPr>
          <w:sz w:val="24"/>
          <w:szCs w:val="24"/>
          <w:rtl w:val="0"/>
        </w:rPr>
        <w:t xml:space="preserve">, since it should be enough iterations at this point to accurately calculate results. </w:t>
      </w:r>
    </w:p>
    <w:p w:rsidR="00000000" w:rsidDel="00000000" w:rsidP="00000000" w:rsidRDefault="00000000" w:rsidRPr="00000000" w14:paraId="00000014">
      <w:pPr>
        <w:ind w:left="720" w:firstLine="720"/>
        <w:rPr>
          <w:sz w:val="24"/>
          <w:szCs w:val="24"/>
        </w:rPr>
      </w:pPr>
      <w:r w:rsidDel="00000000" w:rsidR="00000000" w:rsidRPr="00000000">
        <w:rPr>
          <w:rtl w:val="0"/>
        </w:rPr>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 Results</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ab/>
        <w:t xml:space="preserve">We found that none of the variables we used were significant predictors of expectancy, not even utility value which we figured would have some association with whether or not the student understood the material better. None of the results changed too dramatically between the complete case analysis and the imputed analysis, the exception is the variable for the amount of minutes a student engaged with the chapter, whose coefficient got closer to zero and its confidence interval became a lot tighter. </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 Limitations</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ab/>
        <w:t xml:space="preserve">There are some time dependencies within the data that, due to the nature of this competition, we did not have time to deal with appropriately. The initial solution we had was to include a random effect for the day relative to the beginning of class, however some institutions functioned on a quarterly system, others included summer sessions as well as the spring semester, and some students were not in the course for its entire duration. Another large issue that we failed to handle was censorship. The students that did not make it to the end of the course should be considered censored data points because we did not get to see how they performed in later chapters of the book.</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72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u w:val="single"/>
        </w:rPr>
      </w:pPr>
      <w:r w:rsidDel="00000000" w:rsidR="00000000" w:rsidRPr="00000000">
        <w:rPr>
          <w:rtl w:val="0"/>
        </w:rPr>
      </w:r>
    </w:p>
    <w:p w:rsidR="00000000" w:rsidDel="00000000" w:rsidP="00000000" w:rsidRDefault="00000000" w:rsidRPr="00000000" w14:paraId="0000001F">
      <w:pPr>
        <w:ind w:left="0" w:firstLine="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21">
      <w:pPr>
        <w:ind w:left="0" w:firstLine="0"/>
        <w:jc w:val="left"/>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Gadzella, B. M., Cochran, S. W., Parham, L., &amp; Fournet, G. P. (1976). Accuracy and </w:t>
      </w:r>
    </w:p>
    <w:p w:rsidR="00000000" w:rsidDel="00000000" w:rsidP="00000000" w:rsidRDefault="00000000" w:rsidRPr="00000000" w14:paraId="00000023">
      <w:pPr>
        <w:ind w:firstLine="720"/>
        <w:rPr>
          <w:i w:val="1"/>
          <w:iCs w:val="1"/>
          <w:sz w:val="24"/>
          <w:szCs w:val="24"/>
        </w:rPr>
      </w:pPr>
      <w:r w:rsidDel="00000000" w:rsidR="00000000" w:rsidRPr="00000000">
        <w:rPr>
          <w:sz w:val="24"/>
          <w:szCs w:val="24"/>
          <w:rtl w:val="0"/>
        </w:rPr>
        <w:t xml:space="preserve">Differences among Students in Their Predictions of Semester Achievement. </w:t>
      </w:r>
      <w:r w:rsidDel="00000000" w:rsidR="00000000" w:rsidRPr="00000000">
        <w:rPr>
          <w:i w:val="1"/>
          <w:iCs w:val="1"/>
          <w:sz w:val="24"/>
          <w:szCs w:val="24"/>
          <w:rtl w:val="0"/>
        </w:rPr>
        <w:t xml:space="preserve">The </w:t>
      </w:r>
    </w:p>
    <w:p w:rsidR="00000000" w:rsidDel="00000000" w:rsidP="00000000" w:rsidRDefault="00000000" w:rsidRPr="00000000" w14:paraId="00000024">
      <w:pPr>
        <w:ind w:left="720" w:firstLine="0"/>
        <w:rPr>
          <w:sz w:val="24"/>
          <w:szCs w:val="24"/>
        </w:rPr>
      </w:pPr>
      <w:r w:rsidDel="00000000" w:rsidR="00000000" w:rsidRPr="00000000">
        <w:rPr>
          <w:i w:val="1"/>
          <w:iCs w:val="1"/>
          <w:sz w:val="24"/>
          <w:szCs w:val="24"/>
          <w:rtl w:val="0"/>
        </w:rPr>
        <w:t xml:space="preserve">Journal of Educational Research</w:t>
      </w:r>
      <w:r w:rsidDel="00000000" w:rsidR="00000000" w:rsidRPr="00000000">
        <w:rPr>
          <w:sz w:val="24"/>
          <w:szCs w:val="24"/>
          <w:rtl w:val="0"/>
        </w:rPr>
        <w:t xml:space="preserve">, </w:t>
      </w:r>
      <w:r w:rsidDel="00000000" w:rsidR="00000000" w:rsidRPr="00000000">
        <w:rPr>
          <w:i w:val="1"/>
          <w:iCs w:val="1"/>
          <w:sz w:val="24"/>
          <w:szCs w:val="24"/>
          <w:rtl w:val="0"/>
        </w:rPr>
        <w:t xml:space="preserve">70</w:t>
      </w:r>
      <w:r w:rsidDel="00000000" w:rsidR="00000000" w:rsidRPr="00000000">
        <w:rPr>
          <w:sz w:val="24"/>
          <w:szCs w:val="24"/>
          <w:rtl w:val="0"/>
        </w:rPr>
        <w:t xml:space="preserve">(2), 75–81. </w:t>
      </w:r>
      <w:hyperlink r:id="rId7">
        <w:r w:rsidDel="00000000" w:rsidR="00000000" w:rsidRPr="00000000">
          <w:rPr>
            <w:color w:val="1155cc"/>
            <w:sz w:val="24"/>
            <w:szCs w:val="24"/>
            <w:u w:val="single"/>
            <w:rtl w:val="0"/>
          </w:rPr>
          <w:t xml:space="preserve">http://www.jstor.org/stable/27536965</w:t>
        </w:r>
      </w:hyperlink>
      <w:r w:rsidDel="00000000" w:rsidR="00000000" w:rsidRPr="00000000">
        <w:rPr>
          <w:sz w:val="24"/>
          <w:szCs w:val="24"/>
          <w:rtl w:val="0"/>
        </w:rPr>
        <w:t xml:space="preserve">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Keefer, K. E. (1969). Self-Prediction of Academic Achievement by College Students. </w:t>
      </w:r>
    </w:p>
    <w:p w:rsidR="00000000" w:rsidDel="00000000" w:rsidP="00000000" w:rsidRDefault="00000000" w:rsidRPr="00000000" w14:paraId="00000027">
      <w:pPr>
        <w:ind w:firstLine="720"/>
        <w:rPr>
          <w:sz w:val="24"/>
          <w:szCs w:val="24"/>
        </w:rPr>
      </w:pPr>
      <w:r w:rsidDel="00000000" w:rsidR="00000000" w:rsidRPr="00000000">
        <w:rPr>
          <w:i w:val="1"/>
          <w:iCs w:val="1"/>
          <w:sz w:val="24"/>
          <w:szCs w:val="24"/>
          <w:rtl w:val="0"/>
        </w:rPr>
        <w:t xml:space="preserve">The Journal of Educational Research</w:t>
      </w:r>
      <w:r w:rsidDel="00000000" w:rsidR="00000000" w:rsidRPr="00000000">
        <w:rPr>
          <w:sz w:val="24"/>
          <w:szCs w:val="24"/>
          <w:rtl w:val="0"/>
        </w:rPr>
        <w:t xml:space="preserve">, </w:t>
      </w:r>
      <w:r w:rsidDel="00000000" w:rsidR="00000000" w:rsidRPr="00000000">
        <w:rPr>
          <w:i w:val="1"/>
          <w:iCs w:val="1"/>
          <w:sz w:val="24"/>
          <w:szCs w:val="24"/>
          <w:rtl w:val="0"/>
        </w:rPr>
        <w:t xml:space="preserve">63</w:t>
      </w:r>
      <w:r w:rsidDel="00000000" w:rsidR="00000000" w:rsidRPr="00000000">
        <w:rPr>
          <w:sz w:val="24"/>
          <w:szCs w:val="24"/>
          <w:rtl w:val="0"/>
        </w:rPr>
        <w:t xml:space="preserve">(2), 53–56. </w:t>
      </w:r>
    </w:p>
    <w:p w:rsidR="00000000" w:rsidDel="00000000" w:rsidP="00000000" w:rsidRDefault="00000000" w:rsidRPr="00000000" w14:paraId="00000028">
      <w:pPr>
        <w:ind w:left="720" w:firstLine="0"/>
        <w:rPr>
          <w:sz w:val="24"/>
          <w:szCs w:val="24"/>
        </w:rPr>
      </w:pPr>
      <w:hyperlink r:id="rId8">
        <w:r w:rsidDel="00000000" w:rsidR="00000000" w:rsidRPr="00000000">
          <w:rPr>
            <w:color w:val="1155cc"/>
            <w:sz w:val="24"/>
            <w:szCs w:val="24"/>
            <w:u w:val="single"/>
            <w:rtl w:val="0"/>
          </w:rPr>
          <w:t xml:space="preserve">http://www.jstor.org/stable/27535912</w:t>
        </w:r>
      </w:hyperlink>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Vink, G., Lazendic, G., &amp; van Buuren, S. (n.d.). Partitioned predictive mean matching as </w:t>
      </w:r>
    </w:p>
    <w:p w:rsidR="00000000" w:rsidDel="00000000" w:rsidP="00000000" w:rsidRDefault="00000000" w:rsidRPr="00000000" w14:paraId="0000002B">
      <w:pPr>
        <w:ind w:firstLine="720"/>
        <w:rPr>
          <w:sz w:val="24"/>
          <w:szCs w:val="24"/>
        </w:rPr>
      </w:pPr>
      <w:r w:rsidDel="00000000" w:rsidR="00000000" w:rsidRPr="00000000">
        <w:rPr>
          <w:sz w:val="24"/>
          <w:szCs w:val="24"/>
          <w:rtl w:val="0"/>
        </w:rPr>
        <w:t xml:space="preserve">a multilevel imputation technique. Stefvanbuuren.Name. Retrieved March 24, </w:t>
      </w:r>
    </w:p>
    <w:p w:rsidR="00000000" w:rsidDel="00000000" w:rsidP="00000000" w:rsidRDefault="00000000" w:rsidRPr="00000000" w14:paraId="0000002C">
      <w:pPr>
        <w:ind w:firstLine="720"/>
        <w:rPr>
          <w:sz w:val="24"/>
          <w:szCs w:val="24"/>
        </w:rPr>
      </w:pPr>
      <w:r w:rsidDel="00000000" w:rsidR="00000000" w:rsidRPr="00000000">
        <w:rPr>
          <w:sz w:val="24"/>
          <w:szCs w:val="24"/>
          <w:rtl w:val="0"/>
        </w:rPr>
        <w:t xml:space="preserve">2024, from </w:t>
      </w:r>
    </w:p>
    <w:p w:rsidR="00000000" w:rsidDel="00000000" w:rsidP="00000000" w:rsidRDefault="00000000" w:rsidRPr="00000000" w14:paraId="0000002D">
      <w:pPr>
        <w:ind w:left="720" w:firstLine="0"/>
        <w:rPr>
          <w:sz w:val="24"/>
          <w:szCs w:val="24"/>
        </w:rPr>
      </w:pPr>
      <w:hyperlink r:id="rId9">
        <w:r w:rsidDel="00000000" w:rsidR="00000000" w:rsidRPr="00000000">
          <w:rPr>
            <w:color w:val="1155cc"/>
            <w:sz w:val="24"/>
            <w:szCs w:val="24"/>
            <w:u w:val="single"/>
            <w:rtl w:val="0"/>
          </w:rPr>
          <w:t xml:space="preserve">https://stefvanbuuren.name/publications/2015%20Partitioned%20PMM%20-%20PTAM.pdf</w:t>
        </w:r>
      </w:hyperlink>
      <w:r w:rsidDel="00000000" w:rsidR="00000000" w:rsidRPr="00000000">
        <w:rPr>
          <w:sz w:val="24"/>
          <w:szCs w:val="24"/>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rge Daher" w:id="4" w:date="2024-03-24T14:58:58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math</w:t>
      </w:r>
    </w:p>
  </w:comment>
  <w:comment w:author="George Daher" w:id="3" w:date="2024-03-24T14:56:13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tables</w:t>
      </w:r>
    </w:p>
  </w:comment>
  <w:comment w:author="George Daher" w:id="2" w:date="2024-03-24T14:53:02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here</w:t>
      </w:r>
    </w:p>
  </w:comment>
  <w:comment w:author="George Daher" w:id="0" w:date="2024-03-24T14:53:36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true</w:t>
      </w:r>
    </w:p>
  </w:comment>
  <w:comment w:author="George Daher" w:id="1" w:date="2024-03-24T14:53:57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table/thing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hyperlink r:id="rId1">
      <w:r w:rsidDel="00000000" w:rsidR="00000000" w:rsidRPr="00000000">
        <w:rPr>
          <w:color w:val="1155cc"/>
          <w:u w:val="single"/>
          <w:rtl w:val="0"/>
        </w:rPr>
        <w:t xml:space="preserve">https://docs.google.com/forms/d/e/1FAIpQLScRbzswxqdGpZlgp-e3ch8sJCZu1BOBbbGXbOKibMaAnQzdBg/viewform</w:t>
      </w:r>
    </w:hyperlink>
    <w:r w:rsidDel="00000000" w:rsidR="00000000" w:rsidRPr="00000000">
      <w:rPr>
        <w:rtl w:val="0"/>
      </w:rPr>
      <w:t xml:space="preserve"> - SUBMISSION LINK</w:t>
    </w:r>
  </w:p>
  <w:p w:rsidR="00000000" w:rsidDel="00000000" w:rsidP="00000000" w:rsidRDefault="00000000" w:rsidRPr="00000000" w14:paraId="00000031">
    <w:pPr>
      <w:rPr/>
    </w:pPr>
    <w:r w:rsidDel="00000000" w:rsidR="00000000" w:rsidRPr="00000000">
      <w:rPr>
        <w:rtl w:val="0"/>
      </w:rPr>
      <w:t xml:space="preserve">N9_Big_Data_Energy - Submission Name (pdf)</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stefvanbuuren.name/publications/2015%20Partitioned%20PMM%20-%20PTAM.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jstor.org/stable/27536965" TargetMode="External"/><Relationship Id="rId8" Type="http://schemas.openxmlformats.org/officeDocument/2006/relationships/hyperlink" Target="http://www.jstor.org/stable/27535912"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docs.google.com/forms/d/e/1FAIpQLScRbzswxqdGpZlgp-e3ch8sJCZu1BOBbbGXbOKibMaAnQzdBg/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